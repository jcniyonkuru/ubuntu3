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51B9B" w14:textId="1ACB750C" w:rsidR="00FE2479" w:rsidRDefault="00000000">
      <w:pPr>
        <w:spacing w:before="1600" w:after="200"/>
        <w:jc w:val="center"/>
      </w:pPr>
      <w:r>
        <w:rPr>
          <w:b/>
          <w:bCs/>
          <w:color w:val="8C2329"/>
          <w:sz w:val="56"/>
          <w:szCs w:val="56"/>
        </w:rPr>
        <w:t xml:space="preserve">Ubuntu </w:t>
      </w:r>
      <w:r w:rsidR="00E2743E">
        <w:rPr>
          <w:b/>
          <w:bCs/>
          <w:color w:val="8C2329"/>
          <w:sz w:val="56"/>
          <w:szCs w:val="56"/>
        </w:rPr>
        <w:t>Information System</w:t>
      </w:r>
    </w:p>
    <w:p w14:paraId="2BF0ECD1" w14:textId="6CDB2C4D" w:rsidR="00FE2479" w:rsidRDefault="00E2743E">
      <w:pPr>
        <w:spacing w:after="200"/>
        <w:jc w:val="center"/>
      </w:pPr>
      <w:r>
        <w:rPr>
          <w:b/>
          <w:bCs/>
          <w:sz w:val="40"/>
          <w:szCs w:val="40"/>
        </w:rPr>
        <w:t>Strategic Note</w:t>
      </w:r>
    </w:p>
    <w:p w14:paraId="54B9C9CB" w14:textId="7498FBC4" w:rsidR="00FE2479" w:rsidRDefault="00E2743E">
      <w:pPr>
        <w:spacing w:after="600"/>
        <w:jc w:val="center"/>
      </w:pPr>
      <w:r>
        <w:rPr>
          <w:i/>
          <w:iCs/>
          <w:color w:val="6B6B6B"/>
          <w:sz w:val="24"/>
          <w:szCs w:val="24"/>
        </w:rPr>
        <w:t>Evolutive System to Support Academy Ubuntu growth</w:t>
      </w:r>
    </w:p>
    <w:p w14:paraId="767F4F9A" w14:textId="77777777" w:rsidR="00FE2479" w:rsidRDefault="00000000">
      <w:pPr>
        <w:jc w:val="center"/>
      </w:pPr>
      <w:r>
        <w:rPr>
          <w:color w:val="6B6B6B"/>
        </w:rPr>
        <w:t>May 2026</w:t>
      </w:r>
    </w:p>
    <w:p w14:paraId="0D1DC581" w14:textId="77777777" w:rsidR="00FE2479" w:rsidRDefault="00000000">
      <w:r>
        <w:br w:type="page"/>
      </w:r>
    </w:p>
    <w:p w14:paraId="4A2E9165" w14:textId="4F97CC8A" w:rsidR="00FE2479" w:rsidRDefault="00000000">
      <w:pPr>
        <w:pStyle w:val="Heading1"/>
      </w:pPr>
      <w:r>
        <w:lastRenderedPageBreak/>
        <w:t xml:space="preserve">1. </w:t>
      </w:r>
      <w:r w:rsidR="00E2743E">
        <w:t>Starting Point</w:t>
      </w:r>
    </w:p>
    <w:p w14:paraId="4E03A14E" w14:textId="77777777" w:rsidR="002B07D7" w:rsidRDefault="002B07D7">
      <w:pPr>
        <w:spacing w:after="120"/>
        <w:rPr>
          <w:ins w:id="0" w:author="Niyonkuru, Jean-Claude" w:date="2026-05-21T14:49:00Z" w16du:dateUtc="2026-05-21T18:49:00Z"/>
        </w:rPr>
      </w:pPr>
      <w:ins w:id="1" w:author="Niyonkuru, Jean-Claude" w:date="2026-05-21T14:49:00Z" w16du:dateUtc="2026-05-21T18:49:00Z">
        <w:r>
          <w:t>The Academy Ubuntu Information System is a foundational step in building the Ubuntu Academy project. It is designed to support those working in the field while giving the broader team visibility into how Academy Ubuntu is improving the well-being of refugees.</w:t>
        </w:r>
      </w:ins>
    </w:p>
    <w:p w14:paraId="30D18670" w14:textId="3667FA8C" w:rsidR="00E2743E" w:rsidDel="002B07D7" w:rsidRDefault="00E2743E" w:rsidP="002B07D7">
      <w:pPr>
        <w:spacing w:after="120"/>
        <w:rPr>
          <w:del w:id="2" w:author="Niyonkuru, Jean-Claude" w:date="2026-05-21T14:49:00Z" w16du:dateUtc="2026-05-21T18:49:00Z"/>
        </w:rPr>
      </w:pPr>
      <w:del w:id="3" w:author="Niyonkuru, Jean-Claude" w:date="2026-05-21T14:49:00Z" w16du:dateUtc="2026-05-21T18:49:00Z">
        <w:r w:rsidDel="002B07D7">
          <w:delText>Academy Ubuntu Information System</w:delText>
        </w:r>
        <w:r w:rsidDel="002B07D7">
          <w:delText xml:space="preserve"> represents a structuring step for the Ubuntu Academy project. </w:delText>
        </w:r>
        <w:r w:rsidDel="002B07D7">
          <w:delText xml:space="preserve"> The idea is empower people helping in the field while we give </w:delText>
        </w:r>
        <w:r w:rsidR="002B07D7" w:rsidDel="002B07D7">
          <w:delText>access</w:delText>
        </w:r>
        <w:r w:rsidDel="002B07D7">
          <w:delText xml:space="preserve"> to the rest of the work on how Academy Ubuntu is impact</w:delText>
        </w:r>
        <w:r w:rsidR="002B07D7" w:rsidDel="002B07D7">
          <w:delText>ing</w:delText>
        </w:r>
        <w:r w:rsidDel="002B07D7">
          <w:delText xml:space="preserve"> </w:delText>
        </w:r>
        <w:r w:rsidR="002B07D7" w:rsidDel="002B07D7">
          <w:delText xml:space="preserve">positively the well-being of refugees. </w:delText>
        </w:r>
      </w:del>
    </w:p>
    <w:p w14:paraId="088D569D" w14:textId="77777777" w:rsidR="002B07D7" w:rsidRDefault="002B07D7">
      <w:pPr>
        <w:spacing w:after="120"/>
        <w:rPr>
          <w:ins w:id="4" w:author="Niyonkuru, Jean-Claude" w:date="2026-05-21T14:49:00Z" w16du:dateUtc="2026-05-21T18:49:00Z"/>
        </w:rPr>
      </w:pPr>
      <w:ins w:id="5" w:author="Niyonkuru, Jean-Claude" w:date="2026-05-21T14:49:00Z" w16du:dateUtc="2026-05-21T18:49:00Z">
        <w:r>
          <w:t>The priority needs identified so far are:</w:t>
        </w:r>
      </w:ins>
    </w:p>
    <w:p w14:paraId="5272CE32" w14:textId="77777777" w:rsidR="002B07D7" w:rsidRDefault="002B07D7" w:rsidP="002B07D7">
      <w:pPr>
        <w:pStyle w:val="ListBullet"/>
        <w:rPr>
          <w:ins w:id="6" w:author="Niyonkuru, Jean-Claude" w:date="2026-05-21T14:49:00Z" w16du:dateUtc="2026-05-21T18:49:00Z"/>
        </w:rPr>
        <w:pPrChange w:id="7" w:author="Niyonkuru, Jean-Claude" w:date="2026-05-21T14:49:00Z" w16du:dateUtc="2026-05-21T18:49:00Z">
          <w:pPr>
            <w:pStyle w:val="ListBullet"/>
            <w:numPr>
              <w:numId w:val="2"/>
            </w:numPr>
            <w:ind w:left="720"/>
          </w:pPr>
        </w:pPrChange>
      </w:pPr>
      <w:ins w:id="8" w:author="Niyonkuru, Jean-Claude" w:date="2026-05-21T14:49:00Z" w16du:dateUtc="2026-05-21T18:49:00Z">
        <w:r>
          <w:t>tracking learning pathways more effectively,</w:t>
        </w:r>
      </w:ins>
    </w:p>
    <w:p w14:paraId="195D3FFD" w14:textId="77777777" w:rsidR="002B07D7" w:rsidRDefault="002B07D7" w:rsidP="002B07D7">
      <w:pPr>
        <w:pStyle w:val="ListBullet"/>
        <w:rPr>
          <w:ins w:id="9" w:author="Niyonkuru, Jean-Claude" w:date="2026-05-21T14:49:00Z" w16du:dateUtc="2026-05-21T18:49:00Z"/>
        </w:rPr>
        <w:pPrChange w:id="10" w:author="Niyonkuru, Jean-Claude" w:date="2026-05-21T14:49:00Z" w16du:dateUtc="2026-05-21T18:49:00Z">
          <w:pPr>
            <w:pStyle w:val="ListBullet"/>
            <w:numPr>
              <w:numId w:val="2"/>
            </w:numPr>
            <w:ind w:left="720"/>
          </w:pPr>
        </w:pPrChange>
      </w:pPr>
      <w:ins w:id="11" w:author="Niyonkuru, Jean-Claude" w:date="2026-05-21T14:49:00Z" w16du:dateUtc="2026-05-21T18:49:00Z">
        <w:r>
          <w:t>structuring monitoring and evaluation,</w:t>
        </w:r>
      </w:ins>
    </w:p>
    <w:p w14:paraId="296C8F00" w14:textId="77777777" w:rsidR="002B07D7" w:rsidRDefault="002B07D7" w:rsidP="002B07D7">
      <w:pPr>
        <w:pStyle w:val="ListBullet"/>
        <w:rPr>
          <w:ins w:id="12" w:author="Niyonkuru, Jean-Claude" w:date="2026-05-21T14:49:00Z" w16du:dateUtc="2026-05-21T18:49:00Z"/>
        </w:rPr>
        <w:pPrChange w:id="13" w:author="Niyonkuru, Jean-Claude" w:date="2026-05-21T14:49:00Z" w16du:dateUtc="2026-05-21T18:49:00Z">
          <w:pPr>
            <w:pStyle w:val="ListBullet"/>
            <w:numPr>
              <w:numId w:val="2"/>
            </w:numPr>
            <w:ind w:left="720"/>
          </w:pPr>
        </w:pPrChange>
      </w:pPr>
      <w:ins w:id="14" w:author="Niyonkuru, Jean-Claude" w:date="2026-05-21T14:49:00Z" w16du:dateUtc="2026-05-21T18:49:00Z">
        <w:r>
          <w:t>strengthening the professional role of assistant trainers,</w:t>
        </w:r>
      </w:ins>
    </w:p>
    <w:p w14:paraId="44B6AE6B" w14:textId="77777777" w:rsidR="002B07D7" w:rsidRDefault="002B07D7" w:rsidP="002B07D7">
      <w:pPr>
        <w:pStyle w:val="ListBullet"/>
        <w:rPr>
          <w:ins w:id="15" w:author="Niyonkuru, Jean-Claude" w:date="2026-05-21T14:49:00Z" w16du:dateUtc="2026-05-21T18:49:00Z"/>
        </w:rPr>
        <w:pPrChange w:id="16" w:author="Niyonkuru, Jean-Claude" w:date="2026-05-21T14:49:00Z" w16du:dateUtc="2026-05-21T18:49:00Z">
          <w:pPr>
            <w:pStyle w:val="ListBullet"/>
            <w:numPr>
              <w:numId w:val="2"/>
            </w:numPr>
            <w:ind w:left="720"/>
          </w:pPr>
        </w:pPrChange>
      </w:pPr>
      <w:ins w:id="17" w:author="Niyonkuru, Jean-Claude" w:date="2026-05-21T14:49:00Z" w16du:dateUtc="2026-05-21T18:49:00Z">
        <w:r>
          <w:t>and improving the clarity and rigor of reports.</w:t>
        </w:r>
      </w:ins>
    </w:p>
    <w:p w14:paraId="711F34CD" w14:textId="536FF16A" w:rsidR="00E2743E" w:rsidDel="002B07D7" w:rsidRDefault="00E2743E" w:rsidP="00E2743E">
      <w:pPr>
        <w:spacing w:after="120"/>
        <w:rPr>
          <w:del w:id="18" w:author="Niyonkuru, Jean-Claude" w:date="2026-05-21T14:49:00Z" w16du:dateUtc="2026-05-21T18:49:00Z"/>
        </w:rPr>
      </w:pPr>
      <w:del w:id="19" w:author="Niyonkuru, Jean-Claude" w:date="2026-05-21T14:49:00Z" w16du:dateUtc="2026-05-21T18:49:00Z">
        <w:r w:rsidDel="002B07D7">
          <w:delText>Yet the priority needs identified to date are clear:</w:delText>
        </w:r>
      </w:del>
    </w:p>
    <w:p w14:paraId="55398C90" w14:textId="3DC216E5" w:rsidR="00E2743E" w:rsidDel="002B07D7" w:rsidRDefault="00E2743E" w:rsidP="002B07D7">
      <w:pPr>
        <w:pStyle w:val="ListBullet"/>
        <w:tabs>
          <w:tab w:val="num" w:pos="720"/>
        </w:tabs>
        <w:ind w:left="720" w:hanging="360"/>
        <w:rPr>
          <w:del w:id="20" w:author="Niyonkuru, Jean-Claude" w:date="2026-05-21T14:49:00Z" w16du:dateUtc="2026-05-21T18:49:00Z"/>
        </w:rPr>
      </w:pPr>
      <w:del w:id="21" w:author="Niyonkuru, Jean-Claude" w:date="2026-05-21T14:49:00Z" w16du:dateUtc="2026-05-21T18:49:00Z">
        <w:r w:rsidDel="002B07D7">
          <w:delText>better track learning pathways,</w:delText>
        </w:r>
      </w:del>
    </w:p>
    <w:p w14:paraId="1BD26654" w14:textId="2D818616" w:rsidR="00E2743E" w:rsidDel="002B07D7" w:rsidRDefault="00E2743E" w:rsidP="002B07D7">
      <w:pPr>
        <w:pStyle w:val="ListBullet"/>
        <w:tabs>
          <w:tab w:val="num" w:pos="720"/>
        </w:tabs>
        <w:ind w:left="720" w:hanging="360"/>
        <w:rPr>
          <w:del w:id="22" w:author="Niyonkuru, Jean-Claude" w:date="2026-05-21T14:49:00Z" w16du:dateUtc="2026-05-21T18:49:00Z"/>
        </w:rPr>
      </w:pPr>
      <w:del w:id="23" w:author="Niyonkuru, Jean-Claude" w:date="2026-05-21T14:49:00Z" w16du:dateUtc="2026-05-21T18:49:00Z">
        <w:r w:rsidDel="002B07D7">
          <w:delText>structure monitoring and evaluation,</w:delText>
        </w:r>
      </w:del>
    </w:p>
    <w:p w14:paraId="71AC5B36" w14:textId="2AA9BE3C" w:rsidR="00E2743E" w:rsidDel="002B07D7" w:rsidRDefault="00E2743E" w:rsidP="002B07D7">
      <w:pPr>
        <w:pStyle w:val="ListBullet"/>
        <w:tabs>
          <w:tab w:val="num" w:pos="720"/>
        </w:tabs>
        <w:ind w:left="720" w:hanging="360"/>
        <w:rPr>
          <w:del w:id="24" w:author="Niyonkuru, Jean-Claude" w:date="2026-05-21T14:49:00Z" w16du:dateUtc="2026-05-21T18:49:00Z"/>
        </w:rPr>
      </w:pPr>
      <w:del w:id="25" w:author="Niyonkuru, Jean-Claude" w:date="2026-05-21T14:49:00Z" w16du:dateUtc="2026-05-21T18:49:00Z">
        <w:r w:rsidDel="002B07D7">
          <w:delText>strengthen the professional posture of assistant trainers,</w:delText>
        </w:r>
      </w:del>
    </w:p>
    <w:p w14:paraId="7C341762" w14:textId="3DADDFE3" w:rsidR="00E2743E" w:rsidDel="002B07D7" w:rsidRDefault="00E2743E" w:rsidP="002B07D7">
      <w:pPr>
        <w:pStyle w:val="ListBullet"/>
        <w:tabs>
          <w:tab w:val="num" w:pos="720"/>
        </w:tabs>
        <w:ind w:left="720" w:hanging="360"/>
        <w:rPr>
          <w:del w:id="26" w:author="Niyonkuru, Jean-Claude" w:date="2026-05-21T14:49:00Z" w16du:dateUtc="2026-05-21T18:49:00Z"/>
        </w:rPr>
      </w:pPr>
      <w:del w:id="27" w:author="Niyonkuru, Jean-Claude" w:date="2026-05-21T14:49:00Z" w16du:dateUtc="2026-05-21T18:49:00Z">
        <w:r w:rsidDel="002B07D7">
          <w:delText>and improve the clarity and rigor of reports.</w:delText>
        </w:r>
      </w:del>
    </w:p>
    <w:p w14:paraId="58E39AE7" w14:textId="2EBA7B97" w:rsidR="002B07D7" w:rsidRDefault="00000000" w:rsidP="002B07D7">
      <w:pPr>
        <w:pStyle w:val="Heading1"/>
      </w:pPr>
      <w:r>
        <w:t xml:space="preserve">2. The </w:t>
      </w:r>
      <w:r w:rsidR="002B07D7">
        <w:t>three</w:t>
      </w:r>
      <w:r>
        <w:t xml:space="preserve"> environments</w:t>
      </w:r>
    </w:p>
    <w:p w14:paraId="4AC845C0" w14:textId="77777777" w:rsidR="002B07D7" w:rsidRDefault="002B07D7">
      <w:pPr>
        <w:spacing w:after="120"/>
        <w:rPr>
          <w:ins w:id="28" w:author="Niyonkuru, Jean-Claude" w:date="2026-05-21T14:53:00Z" w16du:dateUtc="2026-05-21T18:53:00Z"/>
        </w:rPr>
      </w:pPr>
      <w:ins w:id="29" w:author="Niyonkuru, Jean-Claude" w:date="2026-05-21T14:53:00Z" w16du:dateUtc="2026-05-21T18:53:00Z">
        <w:r>
          <w:t>The Ubuntu Information System is organized into three connected environments: Ubuntu 3.0, the eLearning environment, and the website. Together, they support monitoring and evaluation, learning, and communication from the field.</w:t>
        </w:r>
      </w:ins>
    </w:p>
    <w:p w14:paraId="2B42DB0F" w14:textId="77777777" w:rsidR="002B07D7" w:rsidRDefault="002B07D7">
      <w:pPr>
        <w:spacing w:after="120"/>
        <w:rPr>
          <w:ins w:id="30" w:author="Niyonkuru, Jean-Claude" w:date="2026-05-21T14:53:00Z" w16du:dateUtc="2026-05-21T18:53:00Z"/>
        </w:rPr>
      </w:pPr>
      <w:ins w:id="31" w:author="Niyonkuru, Jean-Claude" w:date="2026-05-21T14:53:00Z" w16du:dateUtc="2026-05-21T18:53:00Z">
        <w:r>
          <w:rPr>
            <w:b/>
            <w:bCs/>
          </w:rPr>
          <w:t>Ubuntu 3.0.</w:t>
        </w:r>
        <w:r>
          <w:t xml:space="preserve"> This is the monitoring and evaluation environment. It captures field information, structures follow-up activities, and provides the core data needed to monitor progress and document impact.</w:t>
        </w:r>
      </w:ins>
    </w:p>
    <w:p w14:paraId="7D061DFF" w14:textId="77777777" w:rsidR="002B07D7" w:rsidRDefault="002B07D7">
      <w:pPr>
        <w:spacing w:after="120"/>
        <w:rPr>
          <w:ins w:id="32" w:author="Niyonkuru, Jean-Claude" w:date="2026-05-21T14:53:00Z" w16du:dateUtc="2026-05-21T18:53:00Z"/>
        </w:rPr>
      </w:pPr>
      <w:ins w:id="33" w:author="Niyonkuru, Jean-Claude" w:date="2026-05-21T14:53:00Z" w16du:dateUtc="2026-05-21T18:53:00Z">
        <w:r>
          <w:rPr>
            <w:b/>
            <w:bCs/>
          </w:rPr>
          <w:t>eLearning environment.</w:t>
        </w:r>
        <w:r>
          <w:t xml:space="preserve"> This environment is connected to Ubuntu 3.0 and supports learning activities. It uses information from the monitoring and evaluation environment to strengthen learning pathways and provide a more structured educational experience.</w:t>
        </w:r>
      </w:ins>
    </w:p>
    <w:p w14:paraId="2C4EF18B" w14:textId="77777777" w:rsidR="002B07D7" w:rsidRDefault="002B07D7">
      <w:pPr>
        <w:spacing w:after="120"/>
        <w:rPr>
          <w:ins w:id="34" w:author="Niyonkuru, Jean-Claude" w:date="2026-05-21T14:53:00Z" w16du:dateUtc="2026-05-21T18:53:00Z"/>
        </w:rPr>
      </w:pPr>
      <w:ins w:id="35" w:author="Niyonkuru, Jean-Claude" w:date="2026-05-21T14:53:00Z" w16du:dateUtc="2026-05-21T18:53:00Z">
        <w:r>
          <w:rPr>
            <w:b/>
            <w:bCs/>
          </w:rPr>
          <w:t>Website.</w:t>
        </w:r>
        <w:r>
          <w:t xml:space="preserve"> The website will share news from the field by publishing stories captured through the monitoring and evaluation tool. It serves as the public-facing environment for communicating the Academy’s activities and impact.</w:t>
        </w:r>
      </w:ins>
    </w:p>
    <w:p w14:paraId="5D7A422C" w14:textId="391E6CE4" w:rsidR="002B07D7" w:rsidRDefault="002A5BDB" w:rsidP="002B07D7">
      <w:pPr>
        <w:pStyle w:val="Heading1"/>
      </w:pPr>
      <w:ins w:id="36" w:author="Niyonkuru, Jean-Claude" w:date="2026-05-21T15:26:00Z" w16du:dateUtc="2026-05-21T19:26:00Z">
        <w:r w:rsidRPr="002A5BDB">
          <w:drawing>
            <wp:inline distT="0" distB="0" distL="0" distR="0" wp14:anchorId="5F444829" wp14:editId="20715278">
              <wp:extent cx="5035550" cy="2889524"/>
              <wp:effectExtent l="0" t="0" r="0" b="6350"/>
              <wp:docPr id="19622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15573" name=""/>
                      <pic:cNvPicPr/>
                    </pic:nvPicPr>
                    <pic:blipFill>
                      <a:blip r:embed="rId7"/>
                      <a:stretch>
                        <a:fillRect/>
                      </a:stretch>
                    </pic:blipFill>
                    <pic:spPr>
                      <a:xfrm>
                        <a:off x="0" y="0"/>
                        <a:ext cx="5106786" cy="2930401"/>
                      </a:xfrm>
                      <a:prstGeom prst="rect">
                        <a:avLst/>
                      </a:prstGeom>
                    </pic:spPr>
                  </pic:pic>
                </a:graphicData>
              </a:graphic>
            </wp:inline>
          </w:drawing>
        </w:r>
      </w:ins>
    </w:p>
    <w:sectPr w:rsidR="002B07D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8C97A" w14:textId="77777777" w:rsidR="00EC543F" w:rsidRDefault="00EC543F">
      <w:r>
        <w:separator/>
      </w:r>
    </w:p>
  </w:endnote>
  <w:endnote w:type="continuationSeparator" w:id="0">
    <w:p w14:paraId="227C0797" w14:textId="77777777" w:rsidR="00EC543F" w:rsidRDefault="00EC5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4A09" w14:textId="77777777" w:rsidR="00FE2479" w:rsidRDefault="00000000">
    <w:pPr>
      <w:tabs>
        <w:tab w:val="right" w:pos="9026"/>
      </w:tabs>
    </w:pPr>
    <w:r>
      <w:rPr>
        <w:color w:val="6B6B6B"/>
        <w:sz w:val="18"/>
        <w:szCs w:val="18"/>
      </w:rPr>
      <w:t>Académie Ubuntu</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251A0E">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B4D8" w14:textId="77777777" w:rsidR="00EC543F" w:rsidRDefault="00EC543F">
      <w:r>
        <w:separator/>
      </w:r>
    </w:p>
  </w:footnote>
  <w:footnote w:type="continuationSeparator" w:id="0">
    <w:p w14:paraId="3434CD97" w14:textId="77777777" w:rsidR="00EC543F" w:rsidRDefault="00EC5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FD15" w14:textId="77777777" w:rsidR="00FE2479" w:rsidRDefault="00000000">
    <w:pPr>
      <w:jc w:val="right"/>
    </w:pPr>
    <w:r>
      <w:rPr>
        <w:color w:val="6B6B6B"/>
        <w:sz w:val="18"/>
        <w:szCs w:val="18"/>
      </w:rPr>
      <w:t>Ubuntu 3.0 — Dev 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F9E44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7A6C44"/>
    <w:multiLevelType w:val="hybridMultilevel"/>
    <w:tmpl w:val="5D4EF8D8"/>
    <w:lvl w:ilvl="0" w:tplc="3C6C51EC">
      <w:start w:val="1"/>
      <w:numFmt w:val="decimal"/>
      <w:lvlText w:val="%1."/>
      <w:lvlJc w:val="left"/>
      <w:pPr>
        <w:ind w:left="720" w:hanging="360"/>
      </w:pPr>
    </w:lvl>
    <w:lvl w:ilvl="1" w:tplc="60F61F80">
      <w:numFmt w:val="decimal"/>
      <w:lvlText w:val=""/>
      <w:lvlJc w:val="left"/>
    </w:lvl>
    <w:lvl w:ilvl="2" w:tplc="E8E07D8C">
      <w:numFmt w:val="decimal"/>
      <w:lvlText w:val=""/>
      <w:lvlJc w:val="left"/>
    </w:lvl>
    <w:lvl w:ilvl="3" w:tplc="EC1C6E76">
      <w:numFmt w:val="decimal"/>
      <w:lvlText w:val=""/>
      <w:lvlJc w:val="left"/>
    </w:lvl>
    <w:lvl w:ilvl="4" w:tplc="42C63082">
      <w:numFmt w:val="decimal"/>
      <w:lvlText w:val=""/>
      <w:lvlJc w:val="left"/>
    </w:lvl>
    <w:lvl w:ilvl="5" w:tplc="40FEA050">
      <w:numFmt w:val="decimal"/>
      <w:lvlText w:val=""/>
      <w:lvlJc w:val="left"/>
    </w:lvl>
    <w:lvl w:ilvl="6" w:tplc="B8728F4C">
      <w:numFmt w:val="decimal"/>
      <w:lvlText w:val=""/>
      <w:lvlJc w:val="left"/>
    </w:lvl>
    <w:lvl w:ilvl="7" w:tplc="D098F722">
      <w:numFmt w:val="decimal"/>
      <w:lvlText w:val=""/>
      <w:lvlJc w:val="left"/>
    </w:lvl>
    <w:lvl w:ilvl="8" w:tplc="6DE2149E">
      <w:numFmt w:val="decimal"/>
      <w:lvlText w:val=""/>
      <w:lvlJc w:val="left"/>
    </w:lvl>
  </w:abstractNum>
  <w:abstractNum w:abstractNumId="2" w15:restartNumberingAfterBreak="0">
    <w:nsid w:val="415401DD"/>
    <w:multiLevelType w:val="hybridMultilevel"/>
    <w:tmpl w:val="39200836"/>
    <w:lvl w:ilvl="0" w:tplc="68FCF4EA">
      <w:start w:val="1"/>
      <w:numFmt w:val="bullet"/>
      <w:lvlText w:val="●"/>
      <w:lvlJc w:val="left"/>
      <w:pPr>
        <w:ind w:left="720" w:hanging="360"/>
      </w:pPr>
    </w:lvl>
    <w:lvl w:ilvl="1" w:tplc="36282496">
      <w:start w:val="1"/>
      <w:numFmt w:val="bullet"/>
      <w:lvlText w:val="○"/>
      <w:lvlJc w:val="left"/>
      <w:pPr>
        <w:ind w:left="1440" w:hanging="360"/>
      </w:pPr>
    </w:lvl>
    <w:lvl w:ilvl="2" w:tplc="19A2CC2C">
      <w:start w:val="1"/>
      <w:numFmt w:val="bullet"/>
      <w:lvlText w:val="■"/>
      <w:lvlJc w:val="left"/>
      <w:pPr>
        <w:ind w:left="2160" w:hanging="360"/>
      </w:pPr>
    </w:lvl>
    <w:lvl w:ilvl="3" w:tplc="479CA630">
      <w:start w:val="1"/>
      <w:numFmt w:val="bullet"/>
      <w:lvlText w:val="●"/>
      <w:lvlJc w:val="left"/>
      <w:pPr>
        <w:ind w:left="2880" w:hanging="360"/>
      </w:pPr>
    </w:lvl>
    <w:lvl w:ilvl="4" w:tplc="19F2E092">
      <w:start w:val="1"/>
      <w:numFmt w:val="bullet"/>
      <w:lvlText w:val="○"/>
      <w:lvlJc w:val="left"/>
      <w:pPr>
        <w:ind w:left="3600" w:hanging="360"/>
      </w:pPr>
    </w:lvl>
    <w:lvl w:ilvl="5" w:tplc="D03C0C48">
      <w:start w:val="1"/>
      <w:numFmt w:val="bullet"/>
      <w:lvlText w:val="■"/>
      <w:lvlJc w:val="left"/>
      <w:pPr>
        <w:ind w:left="4320" w:hanging="360"/>
      </w:pPr>
    </w:lvl>
    <w:lvl w:ilvl="6" w:tplc="77CA21A6">
      <w:start w:val="1"/>
      <w:numFmt w:val="bullet"/>
      <w:lvlText w:val="●"/>
      <w:lvlJc w:val="left"/>
      <w:pPr>
        <w:ind w:left="5040" w:hanging="360"/>
      </w:pPr>
    </w:lvl>
    <w:lvl w:ilvl="7" w:tplc="206C1F98">
      <w:start w:val="1"/>
      <w:numFmt w:val="bullet"/>
      <w:lvlText w:val="●"/>
      <w:lvlJc w:val="left"/>
      <w:pPr>
        <w:ind w:left="5760" w:hanging="360"/>
      </w:pPr>
    </w:lvl>
    <w:lvl w:ilvl="8" w:tplc="71565B46">
      <w:start w:val="1"/>
      <w:numFmt w:val="bullet"/>
      <w:lvlText w:val="●"/>
      <w:lvlJc w:val="left"/>
      <w:pPr>
        <w:ind w:left="6480" w:hanging="360"/>
      </w:pPr>
    </w:lvl>
  </w:abstractNum>
  <w:abstractNum w:abstractNumId="3" w15:restartNumberingAfterBreak="0">
    <w:nsid w:val="46A03633"/>
    <w:multiLevelType w:val="multilevel"/>
    <w:tmpl w:val="E1D6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84E2E"/>
    <w:multiLevelType w:val="hybridMultilevel"/>
    <w:tmpl w:val="137030D8"/>
    <w:lvl w:ilvl="0" w:tplc="44AE4C9C">
      <w:start w:val="1"/>
      <w:numFmt w:val="bullet"/>
      <w:lvlText w:val="•"/>
      <w:lvlJc w:val="left"/>
      <w:pPr>
        <w:ind w:left="720" w:hanging="360"/>
      </w:pPr>
    </w:lvl>
    <w:lvl w:ilvl="1" w:tplc="5440B1CC">
      <w:numFmt w:val="decimal"/>
      <w:lvlText w:val=""/>
      <w:lvlJc w:val="left"/>
    </w:lvl>
    <w:lvl w:ilvl="2" w:tplc="82C8A134">
      <w:numFmt w:val="decimal"/>
      <w:lvlText w:val=""/>
      <w:lvlJc w:val="left"/>
    </w:lvl>
    <w:lvl w:ilvl="3" w:tplc="C1C8C07E">
      <w:numFmt w:val="decimal"/>
      <w:lvlText w:val=""/>
      <w:lvlJc w:val="left"/>
    </w:lvl>
    <w:lvl w:ilvl="4" w:tplc="1CF42B46">
      <w:numFmt w:val="decimal"/>
      <w:lvlText w:val=""/>
      <w:lvlJc w:val="left"/>
    </w:lvl>
    <w:lvl w:ilvl="5" w:tplc="6310EE1C">
      <w:numFmt w:val="decimal"/>
      <w:lvlText w:val=""/>
      <w:lvlJc w:val="left"/>
    </w:lvl>
    <w:lvl w:ilvl="6" w:tplc="3CA62B04">
      <w:numFmt w:val="decimal"/>
      <w:lvlText w:val=""/>
      <w:lvlJc w:val="left"/>
    </w:lvl>
    <w:lvl w:ilvl="7" w:tplc="9B209A58">
      <w:numFmt w:val="decimal"/>
      <w:lvlText w:val=""/>
      <w:lvlJc w:val="left"/>
    </w:lvl>
    <w:lvl w:ilvl="8" w:tplc="CD5265EE">
      <w:numFmt w:val="decimal"/>
      <w:lvlText w:val=""/>
      <w:lvlJc w:val="left"/>
    </w:lvl>
  </w:abstractNum>
  <w:num w:numId="1" w16cid:durableId="679040611">
    <w:abstractNumId w:val="2"/>
    <w:lvlOverride w:ilvl="0">
      <w:startOverride w:val="1"/>
    </w:lvlOverride>
  </w:num>
  <w:num w:numId="2" w16cid:durableId="795755409">
    <w:abstractNumId w:val="4"/>
    <w:lvlOverride w:ilvl="0">
      <w:startOverride w:val="1"/>
    </w:lvlOverride>
  </w:num>
  <w:num w:numId="3" w16cid:durableId="1308897433">
    <w:abstractNumId w:val="0"/>
  </w:num>
  <w:num w:numId="4" w16cid:durableId="207717018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yonkuru, Jean-Claude">
    <w15:presenceInfo w15:providerId="AD" w15:userId="S::jniyonkuru@ptc.com::0fdd7e43-1aaa-4c12-a353-0f336eda7f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479"/>
    <w:rsid w:val="00251A0E"/>
    <w:rsid w:val="002A5BDB"/>
    <w:rsid w:val="002B07D7"/>
    <w:rsid w:val="002F6117"/>
    <w:rsid w:val="00B574FD"/>
    <w:rsid w:val="00E2743E"/>
    <w:rsid w:val="00EC543F"/>
    <w:rsid w:val="00FE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9AA45"/>
  <w15:docId w15:val="{5EFEEDD7-D72D-5A4C-8B6E-701BFA97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8C2329"/>
      <w:sz w:val="36"/>
      <w:szCs w:val="36"/>
    </w:rPr>
  </w:style>
  <w:style w:type="paragraph" w:styleId="Heading2">
    <w:name w:val="heading 2"/>
    <w:uiPriority w:val="9"/>
    <w:unhideWhenUsed/>
    <w:qFormat/>
    <w:pPr>
      <w:spacing w:before="240" w:after="120"/>
      <w:outlineLvl w:val="1"/>
    </w:pPr>
    <w:rPr>
      <w:b/>
      <w:bCs/>
      <w:color w:val="2A2A2A"/>
      <w:sz w:val="28"/>
      <w:szCs w:val="28"/>
    </w:rPr>
  </w:style>
  <w:style w:type="paragraph" w:styleId="Heading3">
    <w:name w:val="heading 3"/>
    <w:uiPriority w:val="9"/>
    <w:semiHidden/>
    <w:unhideWhenUsed/>
    <w:qFormat/>
    <w:pPr>
      <w:spacing w:before="160" w:after="80"/>
      <w:outlineLvl w:val="2"/>
    </w:pPr>
    <w:rPr>
      <w:b/>
      <w:bCs/>
      <w:color w:val="2A2A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E2743E"/>
    <w:pPr>
      <w:numPr>
        <w:numId w:val="3"/>
      </w:numPr>
      <w:tabs>
        <w:tab w:val="clear" w:pos="360"/>
      </w:tabs>
      <w:spacing w:after="200" w:line="276" w:lineRule="auto"/>
      <w:ind w:left="0" w:firstLine="0"/>
      <w:contextualSpacing/>
    </w:pPr>
  </w:style>
  <w:style w:type="paragraph" w:styleId="Revision">
    <w:name w:val="Revision"/>
    <w:hidden/>
    <w:uiPriority w:val="99"/>
    <w:semiHidden/>
    <w:rsid w:val="002B0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271</Words>
  <Characters>1771</Characters>
  <Application>Microsoft Office Word</Application>
  <DocSecurity>0</DocSecurity>
  <Lines>45</Lines>
  <Paragraphs>49</Paragraphs>
  <ScaleCrop>false</ScaleCrop>
  <HeadingPairs>
    <vt:vector size="2" baseType="variant">
      <vt:variant>
        <vt:lpstr>Title</vt:lpstr>
      </vt:variant>
      <vt:variant>
        <vt:i4>1</vt:i4>
      </vt:variant>
    </vt:vector>
  </HeadingPairs>
  <TitlesOfParts>
    <vt:vector size="1" baseType="lpstr">
      <vt:lpstr>Ubuntu 3.0 — Development Workflow</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3.0 — Development Workflow</dc:title>
  <dc:creator>Académie Ubuntu</dc:creator>
  <dc:description>How to develop v0.3.7+ on the Mac without breaking the v0.3.6 production deployment.</dc:description>
  <cp:lastModifiedBy>Niyonkuru, Jean-Claude</cp:lastModifiedBy>
  <cp:revision>3</cp:revision>
  <dcterms:created xsi:type="dcterms:W3CDTF">2026-05-21T18:34:00Z</dcterms:created>
  <dcterms:modified xsi:type="dcterms:W3CDTF">2026-05-21T19:27:00Z</dcterms:modified>
</cp:coreProperties>
</file>